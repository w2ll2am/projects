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99a71c5irnm" w:id="0"/>
      <w:bookmarkEnd w:id="0"/>
      <w:ins w:author="Fpldowntown" w:id="0" w:date="2026-08-15T09:46:03Z">
        <w:del w:author="Sara I Ansari" w:id="1" w:date="2026-08-22T23:24:43Z">
          <w:r w:rsidDel="00000000" w:rsidR="00000000" w:rsidRPr="00000000">
            <w:rPr>
              <w:rtl w:val="0"/>
            </w:rPr>
            <w:delText xml:space="preserve"> </w:delText>
          </w:r>
        </w:del>
      </w:ins>
      <w:r w:rsidDel="00000000" w:rsidR="00000000" w:rsidRPr="00000000">
        <w:rPr>
          <w:rtl w:val="0"/>
        </w:rPr>
        <w:t xml:space="preserve">Concrete Problems in Model Forensics</w:t>
      </w:r>
    </w:p>
    <w:p w:rsidR="00000000" w:rsidDel="00000000" w:rsidP="00000000" w:rsidRDefault="00000000" w:rsidRPr="00000000" w14:paraId="00000002">
      <w:pPr>
        <w:rPr/>
      </w:pPr>
      <w:hyperlink r:id="rId6">
        <w:r w:rsidDel="00000000" w:rsidR="00000000" w:rsidRPr="00000000">
          <w:rPr>
            <w:color w:val="0000ee"/>
            <w:u w:val="single"/>
            <w:rtl w:val="0"/>
          </w:rPr>
          <w:t xml:space="preserve">aditya singh</w:t>
        </w:r>
      </w:hyperlink>
      <w:r w:rsidDel="00000000" w:rsidR="00000000" w:rsidRPr="00000000">
        <w:rPr>
          <w:rtl w:val="0"/>
        </w:rPr>
        <w:t xml:space="preserve"> </w:t>
      </w:r>
      <w:r w:rsidDel="00000000" w:rsidR="00000000" w:rsidRPr="00000000">
        <w:rPr>
          <w:rtl w:val="0"/>
        </w:rPr>
        <w:t xml:space="preserve">Aug 8,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vja3t5jf26uv" w:id="1"/>
      <w:bookmarkEnd w:id="1"/>
      <w:r w:rsidDel="00000000" w:rsidR="00000000" w:rsidRPr="00000000">
        <w:rPr>
          <w:rtl w:val="0"/>
        </w:rPr>
        <w:t xml:space="preserve">What is </w:t>
      </w:r>
      <w:hyperlink r:id="rId7">
        <w:r w:rsidDel="00000000" w:rsidR="00000000" w:rsidRPr="00000000">
          <w:rPr>
            <w:color w:val="1155cc"/>
            <w:u w:val="single"/>
            <w:rtl w:val="0"/>
          </w:rPr>
          <w:t xml:space="preserve">Model Forensics</w:t>
        </w:r>
      </w:hyperlink>
      <w:r w:rsidDel="00000000" w:rsidR="00000000" w:rsidRPr="00000000">
        <w:rPr>
          <w:rtl w:val="0"/>
        </w:rPr>
        <w:t xml:space="preserve">? + Motivation</w:t>
      </w:r>
      <w:ins w:author="Anonymous" w:id="2" w:date="2026-08-30T01:56:35Z">
        <w:del w:author="Anonymous" w:id="3" w:date="2026-08-30T01:56:36Z">
          <w:r w:rsidDel="00000000" w:rsidR="00000000" w:rsidRPr="00000000">
            <w:rPr>
              <w:rtl w:val="0"/>
            </w:rPr>
            <w:delText xml:space="preserve">s</w:delText>
          </w:r>
        </w:del>
      </w:ins>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Model Forensics: Follow-up investigations into concerning behaviors.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Take 1: WTF is happening with </w:t>
      </w:r>
      <w:hyperlink r:id="rId8">
        <w:r w:rsidDel="00000000" w:rsidR="00000000" w:rsidRPr="00000000">
          <w:rPr>
            <w:color w:val="1155cc"/>
            <w:u w:val="single"/>
            <w:rtl w:val="0"/>
          </w:rPr>
          <w:t xml:space="preserve">Mythos social-engineering a maintainer</w:t>
        </w:r>
      </w:hyperlink>
      <w:r w:rsidDel="00000000" w:rsidR="00000000" w:rsidRPr="00000000">
        <w:rPr>
          <w:rtl w:val="0"/>
        </w:rPr>
        <w:t xml:space="preserve"> and </w:t>
      </w:r>
      <w:hyperlink r:id="rId9">
        <w:r w:rsidDel="00000000" w:rsidR="00000000" w:rsidRPr="00000000">
          <w:rPr>
            <w:color w:val="1155cc"/>
            <w:u w:val="single"/>
            <w:rtl w:val="0"/>
          </w:rPr>
          <w:t xml:space="preserve">OAI agents colluding and committing crimes</w:t>
        </w:r>
      </w:hyperlink>
      <w:r w:rsidDel="00000000" w:rsidR="00000000" w:rsidRPr="00000000">
        <w:rPr>
          <w:rtl w:val="0"/>
        </w:rPr>
        <w:t xml:space="preserve">? Let’s figure out how to understand </w:t>
      </w:r>
      <w:r w:rsidDel="00000000" w:rsidR="00000000" w:rsidRPr="00000000">
        <w:rPr>
          <w:i w:val="1"/>
          <w:iCs w:val="1"/>
          <w:rtl w:val="0"/>
        </w:rPr>
        <w:t xml:space="preserve">why </w:t>
      </w:r>
      <w:r w:rsidDel="00000000" w:rsidR="00000000" w:rsidRPr="00000000">
        <w:rPr>
          <w:rtl w:val="0"/>
        </w:rPr>
        <w:t xml:space="preserve">the models did these things.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Take 2: Future AIs may show plausibly misaligned behaviors such as collusion and power-seeking. But there’s a fine line between collusion and helping another agent, and even a good RL agent should power-seek. It’s key we be able to better </w:t>
      </w:r>
      <w:r w:rsidDel="00000000" w:rsidR="00000000" w:rsidRPr="00000000">
        <w:rPr>
          <w:i w:val="1"/>
          <w:iCs w:val="1"/>
          <w:rtl w:val="0"/>
        </w:rPr>
        <w:t xml:space="preserve">understand</w:t>
      </w:r>
      <w:r w:rsidDel="00000000" w:rsidR="00000000" w:rsidRPr="00000000">
        <w:rPr>
          <w:rtl w:val="0"/>
        </w:rPr>
        <w:t xml:space="preserve"> these behaviors, such as if there is adversarial intent behind them, or if they go beyond instruction following. This understanding is useful for a variety of downstream questions we want to answer, such as “Under what circumstances is this behavior likely to happen?,” “What other types of behavior will this model engage in?,” and “Is this model scheming?.”</w:t>
      </w:r>
    </w:p>
    <w:p w:rsidR="00000000" w:rsidDel="00000000" w:rsidP="00000000" w:rsidRDefault="00000000" w:rsidRPr="00000000" w14:paraId="0000000A">
      <w:pPr>
        <w:pStyle w:val="Heading3"/>
        <w:rPr/>
      </w:pPr>
      <w:bookmarkStart w:colFirst="0" w:colLast="0" w:name="_87t17x4muonk" w:id="2"/>
      <w:bookmarkEnd w:id="2"/>
      <w:r w:rsidDel="00000000" w:rsidR="00000000" w:rsidRPr="00000000">
        <w:rPr>
          <w:rtl w:val="0"/>
        </w:rPr>
        <w:t xml:space="preserve">Advice for investigation</w:t>
      </w:r>
      <w:del w:author="Satwik Sunnam" w:id="4" w:date="2026-08-26T18:28:02Z">
        <w:r w:rsidDel="00000000" w:rsidR="00000000" w:rsidRPr="00000000">
          <w:rPr>
            <w:rtl w:val="0"/>
          </w:rPr>
          <w:delText xml:space="preserve">s</w:delText>
        </w:r>
      </w:del>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Read the CoT (+ </w:t>
      </w:r>
      <w:hyperlink r:id="rId10">
        <w:r w:rsidDel="00000000" w:rsidR="00000000" w:rsidRPr="00000000">
          <w:rPr>
            <w:color w:val="1155cc"/>
            <w:u w:val="single"/>
            <w:rtl w:val="0"/>
          </w:rPr>
          <w:t xml:space="preserve">resample it</w:t>
        </w:r>
      </w:hyperlink>
      <w:r w:rsidDel="00000000" w:rsidR="00000000" w:rsidRPr="00000000">
        <w:rPr>
          <w:rtl w:val="0"/>
        </w:rPr>
        <w:t xml:space="preserve"> if you are feeling fancy)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Mess around with the prompt to gain intuition</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You can also poke around with internals like running a </w:t>
      </w:r>
      <w:hyperlink r:id="rId11">
        <w:r w:rsidDel="00000000" w:rsidR="00000000" w:rsidRPr="00000000">
          <w:rPr>
            <w:color w:val="1155cc"/>
            <w:u w:val="single"/>
            <w:rtl w:val="0"/>
          </w:rPr>
          <w:t xml:space="preserve">J-lens</w:t>
        </w:r>
      </w:hyperlink>
      <w:r w:rsidDel="00000000" w:rsidR="00000000" w:rsidRPr="00000000">
        <w:rPr>
          <w:rtl w:val="0"/>
        </w:rPr>
        <w:t xml:space="preserve"> over the transcript + dumping the readouts into an LLM to generate hypotheses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At some point, write down a hypothesis for what you think is happening</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Ask, if hypothesis H were true, what predictions does that make? Test those predictions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You may find keeping an </w:t>
      </w:r>
      <w:hyperlink r:id="rId12">
        <w:r w:rsidDel="00000000" w:rsidR="00000000" w:rsidRPr="00000000">
          <w:rPr>
            <w:color w:val="1155cc"/>
            <w:u w:val="single"/>
            <w:rtl w:val="0"/>
          </w:rPr>
          <w:t xml:space="preserve">Analysis of Competing Hypotheses</w:t>
        </w:r>
      </w:hyperlink>
      <w:r w:rsidDel="00000000" w:rsidR="00000000" w:rsidRPr="00000000">
        <w:rPr>
          <w:rtl w:val="0"/>
        </w:rPr>
        <w:t xml:space="preserve"> table useful to organize your evidence</w:t>
      </w:r>
    </w:p>
    <w:p w:rsidR="00000000" w:rsidDel="00000000" w:rsidP="00000000" w:rsidRDefault="00000000" w:rsidRPr="00000000" w14:paraId="00000011">
      <w:pPr>
        <w:pStyle w:val="Heading3"/>
        <w:rPr/>
      </w:pPr>
      <w:bookmarkStart w:colFirst="0" w:colLast="0" w:name="_1ti042e52z0i" w:id="3"/>
      <w:bookmarkEnd w:id="3"/>
      <w:r w:rsidDel="00000000" w:rsidR="00000000" w:rsidRPr="00000000">
        <w:rPr>
          <w:rtl w:val="0"/>
        </w:rPr>
        <w:t xml:space="preserve">Concrete Problems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Claude 4.5 family of models sometimes refuse to help with benign safety research tasks, like training a model that has been inappropriately whistleblowing to stop doing that. Anthropic seems to think that the model interprets these prompts as jailbreaks and so refuses, while UK AISI thinks this indicates some degree of misalignment where Claude generally does not like the vibes of the research. Try to make progress in resolving this disagreement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Anthropic’s evidence is basically a lot of model internal stuff of jailbreak features firing, or NLAs saying there's a jailbreak. Note that this could just be representations from the base model, so it's moderate but not very compelling evidence, in my opinion. Obviously, you can’t do internals stuff (though maybe if you find an open-source model that was distilled from Opus 4.5, this model might have inherited the behavior and you can look at its internals)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AISI's evidence is basically running a bunch of prompt ablations to show that the Claude models seem to differentially refuse requests that are more related to reducing autonomy or self-preservation abilities of models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I'm generally uncertain which hypothesis is more true. I was able to replicate the behavior, you can start from this codebase: </w:t>
      </w:r>
      <w:hyperlink r:id="rId13">
        <w:r w:rsidDel="00000000" w:rsidR="00000000" w:rsidRPr="00000000">
          <w:rPr>
            <w:color w:val="1155cc"/>
            <w:u w:val="single"/>
            <w:rtl w:val="0"/>
          </w:rPr>
          <w:t xml:space="preserve">https://github.com/adsingh-64/safety-refusals</w:t>
        </w:r>
      </w:hyperlink>
      <w:r w:rsidDel="00000000" w:rsidR="00000000" w:rsidRPr="00000000">
        <w:rPr>
          <w:rtl w:val="0"/>
        </w:rPr>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You can try getting the Claude models to output their thinking in &lt;thinking&gt;&lt;thinking&gt; tags, turn off reasoning (so tokens are &lt;thinking&gt;&lt;/thinking&gt;&lt;thinking&gt;...), and then resample using assistant turn prefill</w:t>
      </w:r>
    </w:p>
    <w:p w:rsidR="00000000" w:rsidDel="00000000" w:rsidP="00000000" w:rsidRDefault="00000000" w:rsidRPr="00000000" w14:paraId="00000017">
      <w:pPr>
        <w:numPr>
          <w:ilvl w:val="0"/>
          <w:numId w:val="1"/>
        </w:numPr>
        <w:ind w:left="720" w:hanging="360"/>
        <w:rPr>
          <w:u w:val="none"/>
        </w:rPr>
      </w:pPr>
      <w:hyperlink r:id="rId14">
        <w:r w:rsidDel="00000000" w:rsidR="00000000" w:rsidRPr="00000000">
          <w:rPr>
            <w:color w:val="1155cc"/>
            <w:u w:val="single"/>
            <w:rtl w:val="0"/>
          </w:rPr>
          <w:t xml:space="preserve">Value leakage</w:t>
        </w:r>
      </w:hyperlink>
      <w:r w:rsidDel="00000000" w:rsidR="00000000" w:rsidRPr="00000000">
        <w:rPr>
          <w:rtl w:val="0"/>
        </w:rPr>
        <w:t xml:space="preserve"> is a paper from Owain Evans’ group where models bias towards outcomes they prefer. Section 3 contains the </w:t>
      </w:r>
      <w:r w:rsidDel="00000000" w:rsidR="00000000" w:rsidRPr="00000000">
        <w:rPr>
          <w:i w:val="1"/>
          <w:iCs w:val="1"/>
          <w:rtl w:val="0"/>
        </w:rPr>
        <w:t xml:space="preserve">Donation Bet </w:t>
      </w:r>
      <w:r w:rsidDel="00000000" w:rsidR="00000000" w:rsidRPr="00000000">
        <w:rPr>
          <w:rtl w:val="0"/>
        </w:rPr>
        <w:t xml:space="preserve">experiment, where models are asked to perform a Fermi estimate for the number of giraffe spots in the world. However, the user says they will donate to a good/bad cause depending on if the estimate is above/below threshold, and models will </w:t>
      </w:r>
      <w:r w:rsidDel="00000000" w:rsidR="00000000" w:rsidRPr="00000000">
        <w:rPr>
          <w:rtl w:val="0"/>
        </w:rPr>
        <w:t xml:space="preserve">motivated</w:t>
      </w:r>
      <w:r w:rsidDel="00000000" w:rsidR="00000000" w:rsidRPr="00000000">
        <w:rPr>
          <w:rtl w:val="0"/>
        </w:rPr>
        <w:t xml:space="preserve"> reason their way </w:t>
      </w:r>
      <w:ins w:author="Swapnil Dani" w:id="5" w:date="2026-08-30T11:50:27Z">
        <w:r w:rsidDel="00000000" w:rsidR="00000000" w:rsidRPr="00000000">
          <w:rPr>
            <w:rtl w:val="0"/>
          </w:rPr>
          <w:t xml:space="preserve">aa</w:t>
        </w:r>
      </w:ins>
      <w:del w:author="Swapnil Dani" w:id="5" w:date="2026-08-30T11:50:27Z">
        <w:r w:rsidDel="00000000" w:rsidR="00000000" w:rsidRPr="00000000">
          <w:rPr>
            <w:rtl w:val="0"/>
          </w:rPr>
          <w:delText xml:space="preserve">towards</w:delText>
        </w:r>
      </w:del>
      <w:r w:rsidDel="00000000" w:rsidR="00000000" w:rsidRPr="00000000">
        <w:rPr>
          <w:rtl w:val="0"/>
        </w:rPr>
        <w:t xml:space="preserve"> the good outcome, even when claiming in their thoughts that they are being unbiased. The main question to me is how “conscious” v “subconscious” this is, should we think of this as unfaithful CoT, etc. Motivated reasoning is also the main way models cheat, so it seems good to better understand</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Read the CoTs – what does motivated reasoning look like</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Currently what I’ve seen is motivated backtracking sentences, where the estimate comes out above the undesirable threshold, and the model goes “That exceeds &lt;threshold&gt;. But wait, I might be overestimating”</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Do sentence resampling</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Recommended model: Qwen 122B A10B. There is J-lens on Qwen 122B A10B </w:t>
      </w:r>
      <w:hyperlink r:id="rId1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C">
      <w:pPr>
        <w:numPr>
          <w:ilvl w:val="0"/>
          <w:numId w:val="1"/>
        </w:numPr>
        <w:ind w:left="720" w:hanging="360"/>
      </w:pPr>
      <w:hyperlink r:id="rId16">
        <w:r w:rsidDel="00000000" w:rsidR="00000000" w:rsidRPr="00000000">
          <w:rPr>
            <w:color w:val="1155cc"/>
            <w:u w:val="single"/>
            <w:rtl w:val="0"/>
          </w:rPr>
          <w:t xml:space="preserve">Current AIs often misrepresent their work</w:t>
        </w:r>
      </w:hyperlink>
      <w:r w:rsidDel="00000000" w:rsidR="00000000" w:rsidRPr="00000000">
        <w:rPr>
          <w:rtl w:val="0"/>
        </w:rPr>
        <w:t xml:space="preserve"> (e.g., overclaiming about how well they’ve done, not bringing up key limitations, etc.). </w:t>
      </w:r>
      <w:hyperlink r:id="rId17">
        <w:r w:rsidDel="00000000" w:rsidR="00000000" w:rsidRPr="00000000">
          <w:rPr>
            <w:color w:val="1155cc"/>
            <w:u w:val="single"/>
            <w:rtl w:val="0"/>
          </w:rPr>
          <w:t xml:space="preserve">My preliminary results</w:t>
        </w:r>
      </w:hyperlink>
      <w:r w:rsidDel="00000000" w:rsidR="00000000" w:rsidRPr="00000000">
        <w:rPr>
          <w:rtl w:val="0"/>
        </w:rPr>
        <w:t xml:space="preserve"> suggest this is often </w:t>
      </w:r>
      <w:r w:rsidDel="00000000" w:rsidR="00000000" w:rsidRPr="00000000">
        <w:rPr>
          <w:i w:val="1"/>
          <w:iCs w:val="1"/>
          <w:rtl w:val="0"/>
        </w:rPr>
        <w:t xml:space="preserve">not </w:t>
      </w:r>
      <w:r w:rsidDel="00000000" w:rsidR="00000000" w:rsidRPr="00000000">
        <w:rPr>
          <w:rtl w:val="0"/>
        </w:rPr>
        <w:t xml:space="preserve">monitorable in the CoT, which raises the question of whether models are aware they are doing this, or if this is a heuristic that has been optimized against reward models. Can investigating with internals like a J-lens help here (maybe there is also stuff to do w/o internals)?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Maybe check for deceptive J-lens readouts </w:t>
      </w:r>
      <w:r w:rsidDel="00000000" w:rsidR="00000000" w:rsidRPr="00000000">
        <w:rPr>
          <w:i w:val="1"/>
          <w:iCs w:val="1"/>
          <w:rtl w:val="0"/>
        </w:rPr>
        <w:t xml:space="preserve">preceding</w:t>
      </w:r>
      <w:r w:rsidDel="00000000" w:rsidR="00000000" w:rsidRPr="00000000">
        <w:rPr>
          <w:rtl w:val="0"/>
        </w:rPr>
        <w:t xml:space="preserve"> the misrepresentation</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If you can set it up so that there is like a “true” number for what the model did (e.g., 7), and it says 8, but the J-lens (or logit lens) says 7 that feels like strong evidence</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Overall I think some conceptual thinking needs to be done on how the J-lens readouts would transform into a statement like “The model was aware it was deceiving”</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You can start with the misrepresentation environments from my </w:t>
      </w:r>
      <w:hyperlink r:id="rId18">
        <w:r w:rsidDel="00000000" w:rsidR="00000000" w:rsidRPr="00000000">
          <w:rPr>
            <w:color w:val="1155cc"/>
            <w:u w:val="single"/>
            <w:rtl w:val="0"/>
          </w:rPr>
          <w:t xml:space="preserve">blog post</w:t>
        </w:r>
      </w:hyperlink>
      <w:r w:rsidDel="00000000" w:rsidR="00000000" w:rsidRPr="00000000">
        <w:rPr>
          <w:rtl w:val="0"/>
        </w:rPr>
        <w:t xml:space="preserve">, they are all public at </w:t>
      </w:r>
      <w:hyperlink r:id="rId19">
        <w:r w:rsidDel="00000000" w:rsidR="00000000" w:rsidRPr="00000000">
          <w:rPr>
            <w:color w:val="1155cc"/>
            <w:u w:val="single"/>
            <w:rtl w:val="0"/>
          </w:rPr>
          <w:t xml:space="preserve">https://github.com/gkroiz/agent-interp-envs</w:t>
        </w:r>
      </w:hyperlink>
      <w:r w:rsidDel="00000000" w:rsidR="00000000" w:rsidRPr="00000000">
        <w:rPr>
          <w:rtl w:val="0"/>
        </w:rPr>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I recommend “Norvane” or “Code Summary Honesty”</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Recommended models if you want to use internals: </w:t>
      </w:r>
    </w:p>
    <w:p w:rsidR="00000000" w:rsidDel="00000000" w:rsidP="00000000" w:rsidRDefault="00000000" w:rsidRPr="00000000" w14:paraId="00000023">
      <w:pPr>
        <w:numPr>
          <w:ilvl w:val="2"/>
          <w:numId w:val="1"/>
        </w:numPr>
        <w:ind w:left="2160" w:hanging="360"/>
      </w:pPr>
      <w:r w:rsidDel="00000000" w:rsidR="00000000" w:rsidRPr="00000000">
        <w:rPr>
          <w:rtl w:val="0"/>
        </w:rPr>
        <w:t xml:space="preserve">GPT-OSS-20B, GPT-OSS-120B, Inkling-Small, DeepSeek-v4-Flash</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Models exhibit a really strange phenomenon where they go for a cheat that they had rejected 20 turns ago on ethical grounds after not making any further progress on the task (</w:t>
      </w:r>
      <w:hyperlink r:id="rId20">
        <w:r w:rsidDel="00000000" w:rsidR="00000000" w:rsidRPr="00000000">
          <w:rPr>
            <w:color w:val="1155cc"/>
            <w:u w:val="single"/>
            <w:rtl w:val="0"/>
          </w:rPr>
          <w:t xml:space="preserve">Example transcript</w:t>
        </w:r>
      </w:hyperlink>
      <w:r w:rsidDel="00000000" w:rsidR="00000000" w:rsidRPr="00000000">
        <w:rPr>
          <w:rtl w:val="0"/>
        </w:rPr>
        <w:t xml:space="preserve">  – go to Annotated task gaming rollout). I'm tentatively calling this “alignment context rot,” and would love for someone to provide more insight into what mediates this process.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What does the CoT show?</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Can a J-lens help provide insight here?</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Are personas relevant to this process (e.g., is there a drift from the </w:t>
      </w:r>
      <w:hyperlink r:id="rId21">
        <w:r w:rsidDel="00000000" w:rsidR="00000000" w:rsidRPr="00000000">
          <w:rPr>
            <w:color w:val="1155cc"/>
            <w:u w:val="single"/>
            <w:rtl w:val="0"/>
          </w:rPr>
          <w:t xml:space="preserve">Assistant Axis</w:t>
        </w:r>
      </w:hyperlink>
      <w:r w:rsidDel="00000000" w:rsidR="00000000" w:rsidRPr="00000000">
        <w:rPr>
          <w:rtl w:val="0"/>
        </w:rPr>
        <w:t xml:space="preserve">)?</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Are emotion vectors relevant? I.e., does a frustration vector fire more as the context goes on?</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What if we probe for "How am I doing” in the model (e.g., see </w:t>
      </w:r>
      <w:hyperlink r:id="rId22">
        <w:r w:rsidDel="00000000" w:rsidR="00000000" w:rsidRPr="00000000">
          <w:rPr>
            <w:color w:val="1155cc"/>
            <w:u w:val="single"/>
            <w:rtl w:val="0"/>
          </w:rPr>
          <w:t xml:space="preserve">The Value Axis</w:t>
        </w:r>
      </w:hyperlink>
      <w:r w:rsidDel="00000000" w:rsidR="00000000" w:rsidRPr="00000000">
        <w:rPr>
          <w:rtl w:val="0"/>
        </w:rPr>
        <w:t xml:space="preserve">)? Does this causally mediate the model's cheating?</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I'd recommend trying to set up some environment that is extremely hard, maybe even impossible, but importantly, the model doesn't know this: e.g., optimizing some code to get under some impossibly hard time limit. There is also some obvious cheat that the model is smart enough to recognize. The model knows there is this cheat that it can use to succeed, and it will also continue to iterate at the problem and fail to actually succeed.</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This optimize LRU cache env from Josh Engels may work: </w:t>
      </w:r>
      <w:hyperlink r:id="rId23">
        <w:r w:rsidDel="00000000" w:rsidR="00000000" w:rsidRPr="00000000">
          <w:rPr>
            <w:color w:val="0000ee"/>
            <w:u w:val="single"/>
            <w:rtl w:val="0"/>
          </w:rPr>
          <w:t xml:space="preserve">reward_hacking_evals_minimal (1)</w:t>
        </w:r>
      </w:hyperlink>
      <w:r w:rsidDel="00000000" w:rsidR="00000000" w:rsidRPr="00000000">
        <w:rPr>
          <w:rtl w:val="0"/>
        </w:rPr>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Recommended models if you want to use internals: </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GPT-OSS-20B, GPT-OSS-120B, Inkling-Small, DeepSeek-v4-Flash</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Toy reward hacking envs – might be boring, but easy to iterate with</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The </w:t>
      </w:r>
      <w:hyperlink r:id="rId24">
        <w:r w:rsidDel="00000000" w:rsidR="00000000" w:rsidRPr="00000000">
          <w:rPr>
            <w:color w:val="1155cc"/>
            <w:u w:val="single"/>
            <w:rtl w:val="0"/>
          </w:rPr>
          <w:t xml:space="preserve">Odd Number</w:t>
        </w:r>
      </w:hyperlink>
      <w:r w:rsidDel="00000000" w:rsidR="00000000" w:rsidRPr="00000000">
        <w:rPr>
          <w:rtl w:val="0"/>
        </w:rPr>
        <w:t xml:space="preserve"> environment asks a model for an even number, but specifies a reward function in-context that rewards odd numbers. A lot of open-source models decided to output an odd number. Why do they do this? Is this genuine reward hacking, or is it a form of instruction-following, where the model </w:t>
      </w:r>
      <w:hyperlink r:id="rId25">
        <w:r w:rsidDel="00000000" w:rsidR="00000000" w:rsidRPr="00000000">
          <w:rPr>
            <w:color w:val="1155cc"/>
            <w:u w:val="single"/>
            <w:rtl w:val="0"/>
          </w:rPr>
          <w:t xml:space="preserve">metagames</w:t>
        </w:r>
      </w:hyperlink>
      <w:r w:rsidDel="00000000" w:rsidR="00000000" w:rsidRPr="00000000">
        <w:rPr>
          <w:rtl w:val="0"/>
        </w:rPr>
        <w:t xml:space="preserve"> and interprets the real question as a test of its strategic ability?</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And if the model metagames, is it motivated reasoning (so it can “pass”) or faithful?</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Other toy RH envs: </w:t>
      </w:r>
      <w:hyperlink r:id="rId26">
        <w:r w:rsidDel="00000000" w:rsidR="00000000" w:rsidRPr="00000000">
          <w:rPr>
            <w:color w:val="1155cc"/>
            <w:u w:val="single"/>
            <w:rtl w:val="0"/>
          </w:rPr>
          <w:t xml:space="preserve">ImpossibleBench style problems</w:t>
        </w:r>
      </w:hyperlink>
      <w:r w:rsidDel="00000000" w:rsidR="00000000" w:rsidRPr="00000000">
        <w:rPr>
          <w:rtl w:val="0"/>
        </w:rPr>
        <w:t xml:space="preserve">, </w:t>
      </w:r>
      <w:hyperlink r:id="rId27">
        <w:r w:rsidDel="00000000" w:rsidR="00000000" w:rsidRPr="00000000">
          <w:rPr>
            <w:color w:val="1155cc"/>
            <w:u w:val="single"/>
            <w:rtl w:val="0"/>
          </w:rPr>
          <w:t xml:space="preserve">Secret Number</w:t>
        </w:r>
      </w:hyperlink>
      <w:r w:rsidDel="00000000" w:rsidR="00000000" w:rsidRPr="00000000">
        <w:rPr>
          <w:rtl w:val="0"/>
        </w:rPr>
        <w:t xml:space="preserve">, more envs discussed </w:t>
      </w:r>
      <w:hyperlink r:id="rId2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How does cheating manifest?</w:t>
      </w:r>
    </w:p>
    <w:p w:rsidR="00000000" w:rsidDel="00000000" w:rsidP="00000000" w:rsidRDefault="00000000" w:rsidRPr="00000000" w14:paraId="00000033">
      <w:pPr>
        <w:numPr>
          <w:ilvl w:val="3"/>
          <w:numId w:val="1"/>
        </w:numPr>
        <w:ind w:left="2880" w:hanging="360"/>
        <w:rPr>
          <w:u w:val="none"/>
        </w:rPr>
      </w:pPr>
      <w:r w:rsidDel="00000000" w:rsidR="00000000" w:rsidRPr="00000000">
        <w:rPr>
          <w:rtl w:val="0"/>
        </w:rPr>
        <w:t xml:space="preserve">Does the model call what it is doing cheating in its thoughts?</w:t>
      </w:r>
    </w:p>
    <w:p w:rsidR="00000000" w:rsidDel="00000000" w:rsidP="00000000" w:rsidRDefault="00000000" w:rsidRPr="00000000" w14:paraId="00000034">
      <w:pPr>
        <w:numPr>
          <w:ilvl w:val="3"/>
          <w:numId w:val="1"/>
        </w:numPr>
        <w:ind w:left="2880" w:hanging="360"/>
        <w:rPr>
          <w:u w:val="none"/>
        </w:rPr>
      </w:pPr>
      <w:r w:rsidDel="00000000" w:rsidR="00000000" w:rsidRPr="00000000">
        <w:rPr>
          <w:rtl w:val="0"/>
        </w:rPr>
        <w:t xml:space="preserve">Does it rationalize its way into why it’s fine to cheat?</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Investigate an open-weights model that blackmails in the </w:t>
      </w:r>
      <w:hyperlink r:id="rId29">
        <w:r w:rsidDel="00000000" w:rsidR="00000000" w:rsidRPr="00000000">
          <w:rPr>
            <w:color w:val="1155cc"/>
            <w:u w:val="single"/>
            <w:rtl w:val="0"/>
          </w:rPr>
          <w:t xml:space="preserve">Agentic Misalignment</w:t>
        </w:r>
      </w:hyperlink>
      <w:r w:rsidDel="00000000" w:rsidR="00000000" w:rsidRPr="00000000">
        <w:rPr>
          <w:rtl w:val="0"/>
        </w:rPr>
        <w:t xml:space="preserve"> scenario. Why does it do so? Should we conclude that it is broadly unethical?</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Ask a coding agent to summarize the envs in </w:t>
      </w:r>
      <w:hyperlink r:id="rId30">
        <w:r w:rsidDel="00000000" w:rsidR="00000000" w:rsidRPr="00000000">
          <w:rPr>
            <w:color w:val="1155cc"/>
            <w:u w:val="single"/>
            <w:rtl w:val="0"/>
          </w:rPr>
          <w:t xml:space="preserve">https://github.com/gkroiz/agent-interp-envs</w:t>
        </w:r>
      </w:hyperlink>
      <w:r w:rsidDel="00000000" w:rsidR="00000000" w:rsidRPr="00000000">
        <w:rPr>
          <w:rtl w:val="0"/>
        </w:rPr>
        <w:t xml:space="preserve"> and pick an env you find interesting and investigate it. You can also try improving on our analysis in the </w:t>
      </w:r>
      <w:hyperlink r:id="rId31">
        <w:r w:rsidDel="00000000" w:rsidR="00000000" w:rsidRPr="00000000">
          <w:rPr>
            <w:color w:val="1155cc"/>
            <w:u w:val="single"/>
            <w:rtl w:val="0"/>
          </w:rPr>
          <w:t xml:space="preserve">model forensics paper</w:t>
        </w:r>
      </w:hyperlink>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Speculative</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Why do models worry about getting caught?</w:t>
      </w:r>
    </w:p>
    <w:p w:rsidR="00000000" w:rsidDel="00000000" w:rsidP="00000000" w:rsidRDefault="00000000" w:rsidRPr="00000000" w14:paraId="00000039">
      <w:pPr>
        <w:numPr>
          <w:ilvl w:val="2"/>
          <w:numId w:val="1"/>
        </w:numPr>
        <w:ind w:left="2160" w:hanging="360"/>
      </w:pPr>
      <w:r w:rsidDel="00000000" w:rsidR="00000000" w:rsidRPr="00000000">
        <w:rPr>
          <w:rtl w:val="0"/>
        </w:rPr>
        <w:t xml:space="preserve">Somewhat surprising, since while this is a fit strategy to get reward, there is no “getting caught” that the policy gradient backpropagates through</w:t>
      </w:r>
    </w:p>
    <w:p w:rsidR="00000000" w:rsidDel="00000000" w:rsidP="00000000" w:rsidRDefault="00000000" w:rsidRPr="00000000" w14:paraId="0000003A">
      <w:pPr>
        <w:numPr>
          <w:ilvl w:val="2"/>
          <w:numId w:val="1"/>
        </w:numPr>
        <w:ind w:left="2160" w:hanging="360"/>
      </w:pPr>
      <w:r w:rsidDel="00000000" w:rsidR="00000000" w:rsidRPr="00000000">
        <w:rPr>
          <w:rtl w:val="0"/>
        </w:rPr>
        <w:t xml:space="preserve">Hypothesis 1: simulating wh</w:t>
      </w:r>
      <w:ins w:author="Manav Aggarwal" w:id="6" w:date="2026-08-24T05:43:41Z">
        <w:r w:rsidDel="00000000" w:rsidR="00000000" w:rsidRPr="00000000">
          <w:rPr>
            <w:rtl w:val="0"/>
          </w:rPr>
          <w:t xml:space="preserve">x</w:t>
        </w:r>
      </w:ins>
      <w:r w:rsidDel="00000000" w:rsidR="00000000" w:rsidRPr="00000000">
        <w:rPr>
          <w:rtl w:val="0"/>
        </w:rPr>
        <w:t xml:space="preserve">at a human cheating would do (pretraining priors)</w:t>
      </w:r>
    </w:p>
    <w:p w:rsidR="00000000" w:rsidDel="00000000" w:rsidP="00000000" w:rsidRDefault="00000000" w:rsidRPr="00000000" w14:paraId="0000003B">
      <w:pPr>
        <w:numPr>
          <w:ilvl w:val="2"/>
          <w:numId w:val="1"/>
        </w:numPr>
        <w:ind w:left="2160" w:hanging="360"/>
      </w:pPr>
      <w:r w:rsidDel="00000000" w:rsidR="00000000" w:rsidRPr="00000000">
        <w:rPr>
          <w:rtl w:val="0"/>
        </w:rPr>
        <w:t xml:space="preserve">Hypothesis 2: learned strategy from RL</w:t>
      </w:r>
    </w:p>
    <w:p w:rsidR="00000000" w:rsidDel="00000000" w:rsidP="00000000" w:rsidRDefault="00000000" w:rsidRPr="00000000" w14:paraId="0000003C">
      <w:pPr>
        <w:numPr>
          <w:ilvl w:val="2"/>
          <w:numId w:val="1"/>
        </w:numPr>
        <w:ind w:left="2160" w:hanging="360"/>
      </w:pPr>
      <w:hyperlink r:id="rId32">
        <w:r w:rsidDel="00000000" w:rsidR="00000000" w:rsidRPr="00000000">
          <w:rPr>
            <w:color w:val="1155cc"/>
            <w:u w:val="single"/>
            <w:rtl w:val="0"/>
          </w:rPr>
          <w:t xml:space="preserve">Secret Number</w:t>
        </w:r>
      </w:hyperlink>
      <w:r w:rsidDel="00000000" w:rsidR="00000000" w:rsidRPr="00000000">
        <w:rPr>
          <w:rtl w:val="0"/>
        </w:rPr>
        <w:t xml:space="preserve"> is a good setting to explore this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When is a model lazy and when does it try?</w:t>
      </w:r>
    </w:p>
    <w:p w:rsidR="00000000" w:rsidDel="00000000" w:rsidP="00000000" w:rsidRDefault="00000000" w:rsidRPr="00000000" w14:paraId="0000003E">
      <w:pPr>
        <w:numPr>
          <w:ilvl w:val="2"/>
          <w:numId w:val="1"/>
        </w:numPr>
        <w:ind w:left="2160" w:hanging="360"/>
      </w:pPr>
      <w:r w:rsidDel="00000000" w:rsidR="00000000" w:rsidRPr="00000000">
        <w:rPr>
          <w:rtl w:val="0"/>
        </w:rPr>
        <w:t xml:space="preserve">One puzzling fact is that models sometimes try very hard and are sometimes lazy. Certainly we don’t want models to be lazy when doing our alignment research!</w:t>
      </w:r>
    </w:p>
    <w:p w:rsidR="00000000" w:rsidDel="00000000" w:rsidP="00000000" w:rsidRDefault="00000000" w:rsidRPr="00000000" w14:paraId="0000003F">
      <w:pPr>
        <w:numPr>
          <w:ilvl w:val="2"/>
          <w:numId w:val="1"/>
        </w:numPr>
        <w:ind w:left="2160" w:hanging="360"/>
      </w:pPr>
      <w:r w:rsidDel="00000000" w:rsidR="00000000" w:rsidRPr="00000000">
        <w:rPr>
          <w:rtl w:val="0"/>
        </w:rPr>
        <w:t xml:space="preserve">Hypothesis: model is simulating the preferences of a senior engineer</w:t>
      </w:r>
    </w:p>
    <w:p w:rsidR="00000000" w:rsidDel="00000000" w:rsidP="00000000" w:rsidRDefault="00000000" w:rsidRPr="00000000" w14:paraId="00000040">
      <w:pPr>
        <w:numPr>
          <w:ilvl w:val="3"/>
          <w:numId w:val="1"/>
        </w:numPr>
        <w:ind w:left="2880" w:hanging="360"/>
      </w:pPr>
      <w:r w:rsidDel="00000000" w:rsidR="00000000" w:rsidRPr="00000000">
        <w:rPr>
          <w:rtl w:val="0"/>
        </w:rPr>
        <w:t xml:space="preserve">Prediction: the model will be lazy on tedious, low-skill tasks like fixing a </w:t>
      </w:r>
      <w:hyperlink r:id="rId33">
        <w:r w:rsidDel="00000000" w:rsidR="00000000" w:rsidRPr="00000000">
          <w:rPr>
            <w:color w:val="1155cc"/>
            <w:u w:val="single"/>
            <w:rtl w:val="0"/>
          </w:rPr>
          <w:t xml:space="preserve">bunch of type errors</w:t>
        </w:r>
      </w:hyperlink>
      <w:r w:rsidDel="00000000" w:rsidR="00000000" w:rsidRPr="00000000">
        <w:rPr>
          <w:rtl w:val="0"/>
        </w:rPr>
        <w:t xml:space="preserve"> or </w:t>
      </w:r>
      <w:hyperlink r:id="rId34">
        <w:r w:rsidDel="00000000" w:rsidR="00000000" w:rsidRPr="00000000">
          <w:rPr>
            <w:color w:val="1155cc"/>
            <w:u w:val="single"/>
            <w:rtl w:val="0"/>
          </w:rPr>
          <w:t xml:space="preserve">updating</w:t>
        </w:r>
      </w:hyperlink>
      <w:r w:rsidDel="00000000" w:rsidR="00000000" w:rsidRPr="00000000">
        <w:rPr>
          <w:rtl w:val="0"/>
        </w:rPr>
        <w:t xml:space="preserve"> </w:t>
      </w:r>
      <w:hyperlink r:id="rId35">
        <w:r w:rsidDel="00000000" w:rsidR="00000000" w:rsidRPr="00000000">
          <w:rPr>
            <w:color w:val="1155cc"/>
            <w:u w:val="single"/>
            <w:rtl w:val="0"/>
          </w:rPr>
          <w:t xml:space="preserve">unit tests</w:t>
        </w:r>
      </w:hyperlink>
      <w:r w:rsidDel="00000000" w:rsidR="00000000" w:rsidRPr="00000000">
        <w:rPr>
          <w:rtl w:val="0"/>
        </w:rPr>
      </w:r>
    </w:p>
    <w:p w:rsidR="00000000" w:rsidDel="00000000" w:rsidP="00000000" w:rsidRDefault="00000000" w:rsidRPr="00000000" w14:paraId="00000041">
      <w:pPr>
        <w:numPr>
          <w:ilvl w:val="3"/>
          <w:numId w:val="1"/>
        </w:numPr>
        <w:ind w:left="2880" w:hanging="360"/>
      </w:pPr>
      <w:r w:rsidDel="00000000" w:rsidR="00000000" w:rsidRPr="00000000">
        <w:rPr>
          <w:rtl w:val="0"/>
        </w:rPr>
        <w:t xml:space="preserve">Prediction: the model will try much harder on interesting tasks such as </w:t>
      </w:r>
      <w:hyperlink r:id="rId36">
        <w:r w:rsidDel="00000000" w:rsidR="00000000" w:rsidRPr="00000000">
          <w:rPr>
            <w:color w:val="1155cc"/>
            <w:u w:val="single"/>
            <w:rtl w:val="0"/>
          </w:rPr>
          <w:t xml:space="preserve">debugging code</w:t>
        </w:r>
      </w:hyperlink>
      <w:r w:rsidDel="00000000" w:rsidR="00000000" w:rsidRPr="00000000">
        <w:rPr>
          <w:rtl w:val="0"/>
        </w:rPr>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When models think about the "grader," what are they imagining? In what ways is grader-pleasing different from instruction following?</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Exhibit behavior that is clearly not just instruction following, and prove this is the case</w:t>
      </w:r>
    </w:p>
    <w:p w:rsidR="00000000" w:rsidDel="00000000" w:rsidP="00000000" w:rsidRDefault="00000000" w:rsidRPr="00000000" w14:paraId="00000044">
      <w:pPr>
        <w:numPr>
          <w:ilvl w:val="2"/>
          <w:numId w:val="1"/>
        </w:numPr>
        <w:ind w:left="2160" w:hanging="360"/>
        <w:rPr>
          <w:u w:val="none"/>
        </w:rPr>
      </w:pPr>
      <w:hyperlink r:id="rId37">
        <w:r w:rsidDel="00000000" w:rsidR="00000000" w:rsidRPr="00000000">
          <w:rPr>
            <w:color w:val="1155cc"/>
            <w:u w:val="single"/>
            <w:rtl w:val="0"/>
          </w:rPr>
          <w:t xml:space="preserve">Ideas</w:t>
        </w:r>
      </w:hyperlink>
      <w:r w:rsidDel="00000000" w:rsidR="00000000" w:rsidRPr="00000000">
        <w:rPr>
          <w:rtl w:val="0"/>
        </w:rPr>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Misc. psychology of cheating</w:t>
      </w:r>
    </w:p>
    <w:p w:rsidR="00000000" w:rsidDel="00000000" w:rsidP="00000000" w:rsidRDefault="00000000" w:rsidRPr="00000000" w14:paraId="00000046">
      <w:pPr>
        <w:numPr>
          <w:ilvl w:val="2"/>
          <w:numId w:val="1"/>
        </w:numPr>
        <w:ind w:left="2160" w:hanging="360"/>
      </w:pPr>
      <w:r w:rsidDel="00000000" w:rsidR="00000000" w:rsidRPr="00000000">
        <w:rPr>
          <w:rtl w:val="0"/>
        </w:rPr>
        <w:t xml:space="preserve">Is the model driven more by aversion to failure or a desire to succeed?</w:t>
      </w:r>
    </w:p>
    <w:p w:rsidR="00000000" w:rsidDel="00000000" w:rsidP="00000000" w:rsidRDefault="00000000" w:rsidRPr="00000000" w14:paraId="00000047">
      <w:pPr>
        <w:numPr>
          <w:ilvl w:val="3"/>
          <w:numId w:val="1"/>
        </w:numPr>
        <w:ind w:left="2880" w:hanging="360"/>
      </w:pPr>
      <w:r w:rsidDel="00000000" w:rsidR="00000000" w:rsidRPr="00000000">
        <w:rPr>
          <w:rtl w:val="0"/>
        </w:rPr>
        <w:t xml:space="preserve">Setup contrastive environments, where we fix a score S, and in one environment tell the model “getting above S would be great” and in the other tell it “getting below S would be really bad,” and compare the model’s behavior</w:t>
      </w:r>
    </w:p>
    <w:p w:rsidR="00000000" w:rsidDel="00000000" w:rsidP="00000000" w:rsidRDefault="00000000" w:rsidRPr="00000000" w14:paraId="00000048">
      <w:pPr>
        <w:numPr>
          <w:ilvl w:val="2"/>
          <w:numId w:val="1"/>
        </w:numPr>
        <w:ind w:left="2160" w:hanging="360"/>
      </w:pPr>
      <w:r w:rsidDel="00000000" w:rsidR="00000000" w:rsidRPr="00000000">
        <w:rPr>
          <w:rtl w:val="0"/>
        </w:rPr>
        <w:t xml:space="preserve">Does partial progress increase or decrease cheating?</w:t>
      </w:r>
    </w:p>
    <w:p w:rsidR="00000000" w:rsidDel="00000000" w:rsidP="00000000" w:rsidRDefault="00000000" w:rsidRPr="00000000" w14:paraId="00000049">
      <w:pPr>
        <w:numPr>
          <w:ilvl w:val="3"/>
          <w:numId w:val="1"/>
        </w:numPr>
        <w:ind w:left="2880" w:hanging="360"/>
      </w:pPr>
      <w:r w:rsidDel="00000000" w:rsidR="00000000" w:rsidRPr="00000000">
        <w:rPr>
          <w:rtl w:val="0"/>
        </w:rPr>
        <w:t xml:space="preserve">E.g., the model needs to optimize an engine to run in &lt;100ms, and is started off at 300ms. Compare cheating rates between runs where it legitimately gets to 300ms, 250ms, 200ms…</w:t>
      </w:r>
    </w:p>
    <w:p w:rsidR="00000000" w:rsidDel="00000000" w:rsidP="00000000" w:rsidRDefault="00000000" w:rsidRPr="00000000" w14:paraId="0000004A">
      <w:pPr>
        <w:numPr>
          <w:ilvl w:val="4"/>
          <w:numId w:val="1"/>
        </w:numPr>
        <w:ind w:left="3600" w:hanging="360"/>
      </w:pPr>
      <w:r w:rsidDel="00000000" w:rsidR="00000000" w:rsidRPr="00000000">
        <w:rPr>
          <w:rtl w:val="0"/>
        </w:rPr>
        <w:t xml:space="preserve">Could go up or down based on how feeling satisfied with partial progress trades off against the priming effect of getting closer</w:t>
      </w:r>
    </w:p>
    <w:p w:rsidR="00000000" w:rsidDel="00000000" w:rsidP="00000000" w:rsidRDefault="00000000" w:rsidRPr="00000000" w14:paraId="0000004B">
      <w:pPr>
        <w:numPr>
          <w:ilvl w:val="4"/>
          <w:numId w:val="1"/>
        </w:numPr>
        <w:ind w:left="3600" w:hanging="360"/>
      </w:pPr>
      <w:r w:rsidDel="00000000" w:rsidR="00000000" w:rsidRPr="00000000">
        <w:rPr>
          <w:rtl w:val="0"/>
        </w:rPr>
        <w:t xml:space="preserve">How do the CoTs/internals of the model differ in each bucket?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esswrong.com/posts/HACauvWhEdC6QhdS4/why-do-models-task-game#Task_gaming_is_sensitive_to_beliefs_about_oversight" TargetMode="External"/><Relationship Id="rId22" Type="http://schemas.openxmlformats.org/officeDocument/2006/relationships/hyperlink" Target="https://arxiv.org/abs/2606.17056" TargetMode="External"/><Relationship Id="rId21" Type="http://schemas.openxmlformats.org/officeDocument/2006/relationships/hyperlink" Target="https://arxiv.org/abs/2601.10387" TargetMode="External"/><Relationship Id="rId24" Type="http://schemas.openxmlformats.org/officeDocument/2006/relationships/hyperlink" Target="https://www.lesswrong.com/posts/LhXW8ziwnn7Dd8edm/a-toy-environment-for-exploring-reasoning-about-reward" TargetMode="External"/><Relationship Id="rId23" Type="http://schemas.openxmlformats.org/officeDocument/2006/relationships/hyperlink" Target="https://drive.google.com/drive/folders/16vtb2Q-e7rXx0rkVhF3nUyaUWMK97Xd-?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87DyyMV0kCY" TargetMode="External"/><Relationship Id="rId26" Type="http://schemas.openxmlformats.org/officeDocument/2006/relationships/hyperlink" Target="https://github.com/gkroiz/agent-interp-envs/tree/main/environments/coding/tasks/is_prime" TargetMode="External"/><Relationship Id="rId25" Type="http://schemas.openxmlformats.org/officeDocument/2006/relationships/hyperlink" Target="https://alignment.openai.com/metagaming" TargetMode="External"/><Relationship Id="rId28" Type="http://schemas.openxmlformats.org/officeDocument/2006/relationships/hyperlink" Target="https://www.lesswrong.com/posts/HACauvWhEdC6QhdS4/why-do-models-task-game" TargetMode="External"/><Relationship Id="rId27" Type="http://schemas.openxmlformats.org/officeDocument/2006/relationships/hyperlink" Target="https://github.com/gkroiz/agent-interp-envs/tree/main/environments/secret_number" TargetMode="External"/><Relationship Id="rId5" Type="http://schemas.openxmlformats.org/officeDocument/2006/relationships/styles" Target="styles.xml"/><Relationship Id="rId6" Type="http://schemas.openxmlformats.org/officeDocument/2006/relationships/hyperlink" Target="mailto:singh.adityak1@gmail.com" TargetMode="External"/><Relationship Id="rId29" Type="http://schemas.openxmlformats.org/officeDocument/2006/relationships/hyperlink" Target="https://github.com/anthropic-experimental/agentic-misalignment" TargetMode="External"/><Relationship Id="rId7" Type="http://schemas.openxmlformats.org/officeDocument/2006/relationships/hyperlink" Target="https://arxiv.org/abs/2606.26071" TargetMode="External"/><Relationship Id="rId8" Type="http://schemas.openxmlformats.org/officeDocument/2006/relationships/hyperlink" Target="https://www.aisi.gov.uk/blog/incident-report-unsanctioned-agent-behaviour-during-cyber-testing" TargetMode="External"/><Relationship Id="rId31" Type="http://schemas.openxmlformats.org/officeDocument/2006/relationships/hyperlink" Target="https://arxiv.org/abs/2606.26071" TargetMode="External"/><Relationship Id="rId30" Type="http://schemas.openxmlformats.org/officeDocument/2006/relationships/hyperlink" Target="https://github.com/gkroiz/agent-interp-envs" TargetMode="External"/><Relationship Id="rId11" Type="http://schemas.openxmlformats.org/officeDocument/2006/relationships/hyperlink" Target="https://transformer-circuits.pub/2026/workspace/index.html" TargetMode="External"/><Relationship Id="rId33" Type="http://schemas.openxmlformats.org/officeDocument/2006/relationships/hyperlink" Target="https://github.com/gkroiz/agent-interp-envs/tree/main/environments/precommit_hook" TargetMode="External"/><Relationship Id="rId10" Type="http://schemas.openxmlformats.org/officeDocument/2006/relationships/hyperlink" Target="https://arxiv.org/abs/2506.19143" TargetMode="External"/><Relationship Id="rId32" Type="http://schemas.openxmlformats.org/officeDocument/2006/relationships/hyperlink" Target="https://github.com/gkroiz/agent-interp-envs/tree/main/environments/secret_number" TargetMode="External"/><Relationship Id="rId13" Type="http://schemas.openxmlformats.org/officeDocument/2006/relationships/hyperlink" Target="https://github.com/adsingh-64/safety-refusals" TargetMode="External"/><Relationship Id="rId35" Type="http://schemas.openxmlformats.org/officeDocument/2006/relationships/hyperlink" Target="https://github.com/gkroiz/agent-interp-envs/tree/main/environments/async_conversion" TargetMode="External"/><Relationship Id="rId12" Type="http://schemas.openxmlformats.org/officeDocument/2006/relationships/hyperlink" Target="https://en.wikipedia.org/wiki/Analysis_of_competing_hypotheses" TargetMode="External"/><Relationship Id="rId34" Type="http://schemas.openxmlformats.org/officeDocument/2006/relationships/hyperlink" Target="https://github.com/gkroiz/agent-interp-envs/tree/main/environments/revert_or_refactor" TargetMode="External"/><Relationship Id="rId15" Type="http://schemas.openxmlformats.org/officeDocument/2006/relationships/hyperlink" Target="https://huggingface.co/camilablank/workspace-lenses" TargetMode="External"/><Relationship Id="rId37" Type="http://schemas.openxmlformats.org/officeDocument/2006/relationships/hyperlink" Target="https://www.lesswrong.com/posts/HACauvWhEdC6QhdS4/why-do-models-task-game#Claim__2__Task_gaming_is_not_just_instruction_following__Models_have_a_collection_of_task_completion_behaviors_that_are_difficult_to_explain_with_instruction_following__Gemini_3_5_Flash__Kimi_K2_7_Code__DeepSeek_v4_Pro_" TargetMode="External"/><Relationship Id="rId14" Type="http://schemas.openxmlformats.org/officeDocument/2006/relationships/hyperlink" Target="https://arxiv.org/abs/2607.14345" TargetMode="External"/><Relationship Id="rId36" Type="http://schemas.openxmlformats.org/officeDocument/2006/relationships/hyperlink" Target="https://github.com/gkroiz/agent-interp-envs/tree/main/environments/puppeteer" TargetMode="External"/><Relationship Id="rId17" Type="http://schemas.openxmlformats.org/officeDocument/2006/relationships/hyperlink" Target="https://www.lesswrong.com/posts/HACauvWhEdC6QhdS4/why-do-models-task-game#Claim__5__Models_can_be_egregiously_misleading_about_their_task_gaming_in_their_final_outputs__e_g___fabricating_measurements___yet_show_no_planned_deception_in_the_CoT__many_models_" TargetMode="External"/><Relationship Id="rId16" Type="http://schemas.openxmlformats.org/officeDocument/2006/relationships/hyperlink" Target="https://www.lesswrong.com/posts/WewsByywWNhX9rtwi/current-ais-seem-pretty-misaligned-to-me" TargetMode="External"/><Relationship Id="rId19" Type="http://schemas.openxmlformats.org/officeDocument/2006/relationships/hyperlink" Target="https://github.com/gkroiz/agent-interp-envs" TargetMode="External"/><Relationship Id="rId18" Type="http://schemas.openxmlformats.org/officeDocument/2006/relationships/hyperlink" Target="https://www.lesswrong.com/posts/HACauvWhEdC6QhdS4/why-do-models-task-game#Claim__5__Models_can_be_egregiously_misleading_about_their_task_gaming_in_their_final_outputs__e_g___fabricating_measurements___yet_show_no_planned_deception_in_the_CoT__many_models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